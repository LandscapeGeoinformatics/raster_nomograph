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30CF4D" w14:textId="3F6A247A" w:rsidR="0075192A" w:rsidRPr="0058424A" w:rsidRDefault="00121AD6" w:rsidP="002E2B1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424A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Dimensioning</w:t>
      </w:r>
      <w:r w:rsidR="00AA4C1F" w:rsidRPr="005842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riparian buffer zones in agricultural catchments at national level</w:t>
      </w:r>
    </w:p>
    <w:p w14:paraId="4EE317F4" w14:textId="47131615" w:rsidR="00AA4C1F" w:rsidRPr="0058424A" w:rsidRDefault="0075192A" w:rsidP="00AA4C1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58424A">
        <w:rPr>
          <w:rFonts w:ascii="Times New Roman" w:eastAsia="Times New Roman" w:hAnsi="Times New Roman" w:cs="Times New Roman"/>
          <w:b/>
          <w:bCs/>
          <w:color w:val="000000"/>
        </w:rPr>
        <w:t>Evelyn Uuemaa</w:t>
      </w:r>
      <w:r w:rsidRPr="0058424A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>1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</w:rPr>
        <w:t>, Ain Kull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>1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</w:rPr>
        <w:t>, Kiira Mõisja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>1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</w:rPr>
        <w:t>, Hanna-Ingrid Nurm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>1</w:t>
      </w:r>
      <w:r w:rsidR="00AA4C1F" w:rsidRPr="0058424A">
        <w:rPr>
          <w:rFonts w:ascii="Times New Roman" w:eastAsia="Times New Roman" w:hAnsi="Times New Roman" w:cs="Times New Roman"/>
          <w:b/>
          <w:bCs/>
          <w:color w:val="000000"/>
        </w:rPr>
        <w:t>,</w:t>
      </w:r>
      <w:r w:rsidR="00D966C4" w:rsidRPr="0058424A">
        <w:rPr>
          <w:rFonts w:ascii="Times New Roman" w:eastAsia="Times New Roman" w:hAnsi="Times New Roman" w:cs="Times New Roman"/>
          <w:b/>
          <w:bCs/>
          <w:color w:val="000000"/>
        </w:rPr>
        <w:t xml:space="preserve"> Alexander Kmoch</w:t>
      </w:r>
      <w:r w:rsidR="00D966C4" w:rsidRPr="0058424A"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>1</w:t>
      </w:r>
    </w:p>
    <w:p w14:paraId="64C68F08" w14:textId="0A7BEA95" w:rsidR="0075192A" w:rsidRPr="00AA4C1F" w:rsidRDefault="0075192A" w:rsidP="0075192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D30B03" w14:textId="306A007F" w:rsidR="0075192A" w:rsidRPr="0075192A" w:rsidRDefault="0075192A" w:rsidP="007519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1F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1</w:t>
      </w:r>
      <w:r w:rsidRPr="0075192A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Geography, Institute of Ecology and Earth Sciences, University of Tartu, Vanemuise 46, 51003 Tartu, Estonia</w:t>
      </w:r>
    </w:p>
    <w:p w14:paraId="67A3E484" w14:textId="77777777" w:rsidR="00AA4C1F" w:rsidRDefault="00AA4C1F" w:rsidP="00AA4C1F">
      <w:pPr>
        <w:pStyle w:val="PlainText"/>
      </w:pPr>
    </w:p>
    <w:p w14:paraId="15828DC6" w14:textId="50CB0408" w:rsidR="00AA4C1F" w:rsidRDefault="00AA4C1F" w:rsidP="00AA4C1F">
      <w:pPr>
        <w:pStyle w:val="PlainText"/>
      </w:pPr>
      <w:r>
        <w:t>Recommending optimal widths for riparian buffer zones</w:t>
      </w:r>
      <w:r w:rsidR="00D966C4">
        <w:t xml:space="preserve"> to reduce the agricultural runoff</w:t>
      </w:r>
      <w:r>
        <w:t xml:space="preserve"> is still a challenging task, in particular when considering the spatial variability of the landscape. Empirical-based approaches include assessment of terrain, soil types, land use and vegetation, and are often realised in computationally expensive hydrological simulation. However, trade-offs have to be made between spatial resolution and areal extent. Another elegant empirical-based approach are </w:t>
      </w:r>
      <w:proofErr w:type="spellStart"/>
      <w:r>
        <w:t>nomographs</w:t>
      </w:r>
      <w:proofErr w:type="spellEnd"/>
      <w:r>
        <w:t xml:space="preserve">, where via triangulation of a specific slope length, terrain slope and soil type recommended buffer width can be easily calculated. Mander and Kuusemets (1998) already developed such a </w:t>
      </w:r>
      <w:proofErr w:type="spellStart"/>
      <w:r>
        <w:t>nomograph</w:t>
      </w:r>
      <w:proofErr w:type="spellEnd"/>
      <w:r>
        <w:t xml:space="preserve"> for Estonian catchments in 1998, yet, a computational use case has not been explored.</w:t>
      </w:r>
    </w:p>
    <w:p w14:paraId="4C859509" w14:textId="77777777" w:rsidR="00AA4C1F" w:rsidRDefault="00AA4C1F" w:rsidP="00AA4C1F">
      <w:pPr>
        <w:pStyle w:val="PlainText"/>
      </w:pPr>
    </w:p>
    <w:p w14:paraId="67242570" w14:textId="5CCDCBDC" w:rsidR="00D966C4" w:rsidRDefault="00AA4C1F" w:rsidP="00AA4C1F">
      <w:pPr>
        <w:pStyle w:val="PlainText"/>
      </w:pPr>
      <w:r>
        <w:t xml:space="preserve">We implemented the </w:t>
      </w:r>
      <w:proofErr w:type="spellStart"/>
      <w:r>
        <w:t>nomograph</w:t>
      </w:r>
      <w:proofErr w:type="spellEnd"/>
      <w:r>
        <w:t xml:space="preserve"> as a GIS algorithm</w:t>
      </w:r>
      <w:r w:rsidR="00D966C4">
        <w:t xml:space="preserve"> in Python</w:t>
      </w:r>
      <w:ins w:id="0" w:author="Alexander Kmoch" w:date="2021-01-19T10:25:00Z">
        <w:r w:rsidR="00E55561">
          <w:t>/QGIS</w:t>
        </w:r>
      </w:ins>
      <w:bookmarkStart w:id="1" w:name="_GoBack"/>
      <w:bookmarkEnd w:id="1"/>
      <w:r w:rsidR="003114F0">
        <w:t xml:space="preserve"> </w:t>
      </w:r>
      <w:r>
        <w:t>to retrieve the recommended buffer width</w:t>
      </w:r>
      <w:r w:rsidR="00D966C4">
        <w:t xml:space="preserve"> at national level</w:t>
      </w:r>
      <w:r>
        <w:t xml:space="preserve">. </w:t>
      </w:r>
      <w:commentRangeStart w:id="2"/>
      <w:r w:rsidR="00D966C4">
        <w:t>As inputs we use</w:t>
      </w:r>
      <w:r w:rsidR="003114F0">
        <w:t xml:space="preserve"> specific slope length,</w:t>
      </w:r>
      <w:r w:rsidR="00D966C4">
        <w:t xml:space="preserve"> slope (5m DEM) and soil t</w:t>
      </w:r>
      <w:r w:rsidR="00121AD6">
        <w:t>exture classes</w:t>
      </w:r>
      <w:r w:rsidR="00D966C4">
        <w:t xml:space="preserve">. </w:t>
      </w:r>
      <w:r>
        <w:t>We synthesised the specific slope</w:t>
      </w:r>
      <w:r w:rsidR="00121AD6">
        <w:t xml:space="preserve"> </w:t>
      </w:r>
      <w:r>
        <w:t xml:space="preserve">length via a weighted average of flow length, </w:t>
      </w:r>
      <w:r w:rsidR="003114F0">
        <w:t>local flow accumulation</w:t>
      </w:r>
      <w:r>
        <w:t xml:space="preserve"> and LS factor</w:t>
      </w:r>
      <w:commentRangeEnd w:id="2"/>
      <w:r w:rsidR="00E55561">
        <w:rPr>
          <w:rStyle w:val="CommentReference"/>
          <w:rFonts w:ascii="Times New Roman" w:hAnsi="Times New Roman" w:cs="Times New Roman"/>
          <w:lang w:val="en-US"/>
        </w:rPr>
        <w:commentReference w:id="2"/>
      </w:r>
      <w:r>
        <w:t>. We applied this algorithm and calculated</w:t>
      </w:r>
      <w:r w:rsidR="00121AD6">
        <w:t xml:space="preserve"> recommendable</w:t>
      </w:r>
      <w:r>
        <w:t xml:space="preserve"> buffer strip widths for the whole of </w:t>
      </w:r>
      <w:r w:rsidR="00D966C4">
        <w:t xml:space="preserve">country of </w:t>
      </w:r>
      <w:r>
        <w:t xml:space="preserve">Estonia, over an area of </w:t>
      </w:r>
      <w:r w:rsidR="00EE258E">
        <w:t>approx</w:t>
      </w:r>
      <w:del w:id="3" w:author="Alexander Kmoch" w:date="2021-01-19T10:25:00Z">
        <w:r w:rsidR="00EE258E" w:rsidDel="00E55561">
          <w:delText>.</w:delText>
        </w:r>
      </w:del>
      <w:r w:rsidR="00EE258E">
        <w:t>.</w:t>
      </w:r>
      <w:r>
        <w:t xml:space="preserve"> 43,000 km</w:t>
      </w:r>
      <w:r w:rsidRPr="00121AD6">
        <w:rPr>
          <w:vertAlign w:val="superscript"/>
        </w:rPr>
        <w:t>2</w:t>
      </w:r>
      <w:r>
        <w:t>. We evaluated the uncertainty of the results as well the algorithm</w:t>
      </w:r>
      <w:ins w:id="4" w:author="Alexander Kmoch" w:date="2021-01-19T10:25:00Z">
        <w:r w:rsidR="00E55561">
          <w:t>’</w:t>
        </w:r>
      </w:ins>
      <w:r>
        <w:t>s sensitivity to input weights.</w:t>
      </w:r>
      <w:r w:rsidR="00D966C4">
        <w:t xml:space="preserve"> </w:t>
      </w:r>
    </w:p>
    <w:p w14:paraId="78DF2A8D" w14:textId="77777777" w:rsidR="0037691B" w:rsidRDefault="0037691B" w:rsidP="00AA4C1F">
      <w:pPr>
        <w:pStyle w:val="PlainText"/>
      </w:pPr>
    </w:p>
    <w:p w14:paraId="3071B800" w14:textId="71C594E4" w:rsidR="00AA4C1F" w:rsidRDefault="00AA4C1F" w:rsidP="00AA4C1F">
      <w:pPr>
        <w:pStyle w:val="PlainText"/>
      </w:pPr>
      <w:r>
        <w:t>T</w:t>
      </w:r>
      <w:r w:rsidR="00D966C4">
        <w:t>he developed algorithm</w:t>
      </w:r>
      <w:r>
        <w:t xml:space="preserve"> </w:t>
      </w:r>
      <w:r w:rsidR="00D966C4">
        <w:t xml:space="preserve">is applicable </w:t>
      </w:r>
      <w:r w:rsidR="003114F0">
        <w:t>in any region</w:t>
      </w:r>
      <w:r w:rsidR="00D966C4">
        <w:t xml:space="preserve"> with relevant adjustments to local soil types. The result directly</w:t>
      </w:r>
      <w:r>
        <w:t xml:space="preserve"> informs policy making by being able to more specifically decide and explain variations of </w:t>
      </w:r>
      <w:r w:rsidR="00D966C4">
        <w:t>buffer zone widths along water bodies.</w:t>
      </w:r>
    </w:p>
    <w:p w14:paraId="15ACAA80" w14:textId="77777777" w:rsidR="00AA4C1F" w:rsidRDefault="00AA4C1F" w:rsidP="00AA4C1F">
      <w:pPr>
        <w:pStyle w:val="PlainText"/>
      </w:pPr>
    </w:p>
    <w:p w14:paraId="1C15A374" w14:textId="77777777" w:rsidR="00AA4C1F" w:rsidRDefault="00AA4C1F" w:rsidP="00AA4C1F">
      <w:pPr>
        <w:pStyle w:val="PlainText"/>
      </w:pPr>
    </w:p>
    <w:sectPr w:rsidR="00AA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lexander Kmoch" w:date="2021-01-19T10:24:00Z" w:initials="AK">
    <w:p w14:paraId="65E9AB4B" w14:textId="2F108393" w:rsidR="00E55561" w:rsidRDefault="00E55561">
      <w:pPr>
        <w:pStyle w:val="CommentText"/>
      </w:pPr>
      <w:r>
        <w:rPr>
          <w:rStyle w:val="CommentReference"/>
        </w:rPr>
        <w:annotationRef/>
      </w:r>
      <w:r>
        <w:t xml:space="preserve"> We </w:t>
      </w:r>
      <w:r>
        <w:t>synthesized</w:t>
      </w:r>
      <w:r>
        <w:t xml:space="preserve"> </w:t>
      </w:r>
      <w:r>
        <w:t>a</w:t>
      </w:r>
      <w:r>
        <w:t xml:space="preserve"> specific slope length via a weighted average of flow length, local flow accumulation and LS factor</w:t>
      </w:r>
      <w:r>
        <w:t>, and then</w:t>
      </w:r>
      <w:r>
        <w:t xml:space="preserve"> use</w:t>
      </w:r>
      <w:r>
        <w:t xml:space="preserve"> the</w:t>
      </w:r>
      <w:r>
        <w:t xml:space="preserve"> specific slope length, slope (5m DEM) and soil texture classes</w:t>
      </w:r>
      <w:r>
        <w:t xml:space="preserve"> as</w:t>
      </w:r>
      <w:r>
        <w:t xml:space="preserve"> inputs</w:t>
      </w:r>
      <w:r>
        <w:t xml:space="preserve"> for the algorithm.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E9AB4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xander Kmoch">
    <w15:presenceInfo w15:providerId="None" w15:userId="Alexander Kmoc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92A"/>
    <w:rsid w:val="00121AD6"/>
    <w:rsid w:val="002A0EC7"/>
    <w:rsid w:val="002E2B13"/>
    <w:rsid w:val="003114F0"/>
    <w:rsid w:val="0037691B"/>
    <w:rsid w:val="0058424A"/>
    <w:rsid w:val="0075192A"/>
    <w:rsid w:val="008B6C42"/>
    <w:rsid w:val="009502A2"/>
    <w:rsid w:val="00987AAA"/>
    <w:rsid w:val="009C21A2"/>
    <w:rsid w:val="00A756EA"/>
    <w:rsid w:val="00AA4C1F"/>
    <w:rsid w:val="00BC65E4"/>
    <w:rsid w:val="00D966C4"/>
    <w:rsid w:val="00E443FF"/>
    <w:rsid w:val="00E55561"/>
    <w:rsid w:val="00EE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D1FB"/>
  <w15:chartTrackingRefBased/>
  <w15:docId w15:val="{B7A4FB22-9F87-41DC-8C32-5F751D67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5192A"/>
    <w:rPr>
      <w:sz w:val="16"/>
      <w:szCs w:val="16"/>
    </w:rPr>
  </w:style>
  <w:style w:type="paragraph" w:styleId="CommentText">
    <w:name w:val="annotation text"/>
    <w:link w:val="CommentTextChar"/>
    <w:uiPriority w:val="99"/>
    <w:unhideWhenUsed/>
    <w:rsid w:val="0075192A"/>
    <w:pPr>
      <w:spacing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192A"/>
    <w:rPr>
      <w:rFonts w:ascii="Times New Roman" w:hAnsi="Times New Roman" w:cs="Times New Roman"/>
      <w:sz w:val="24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A4C1F"/>
    <w:pPr>
      <w:spacing w:after="0" w:line="240" w:lineRule="auto"/>
    </w:pPr>
    <w:rPr>
      <w:rFonts w:ascii="Calibri" w:hAnsi="Calibri"/>
      <w:szCs w:val="21"/>
      <w:lang w:val="en-NZ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4C1F"/>
    <w:rPr>
      <w:rFonts w:ascii="Calibri" w:hAnsi="Calibri"/>
      <w:szCs w:val="21"/>
      <w:lang w:val="en-N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61"/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61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8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brunomontibeller93@gmail.com</dc:creator>
  <cp:keywords/>
  <dc:description/>
  <cp:lastModifiedBy>Alexander Kmoch</cp:lastModifiedBy>
  <cp:revision>2</cp:revision>
  <dcterms:created xsi:type="dcterms:W3CDTF">2021-01-19T08:26:00Z</dcterms:created>
  <dcterms:modified xsi:type="dcterms:W3CDTF">2021-01-19T08:26:00Z</dcterms:modified>
</cp:coreProperties>
</file>